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ins w:author="Radosław Stawiszyński" w:id="0" w:date="2023-05-05T12:11:02Z"/>
        </w:rPr>
      </w:pPr>
      <w:r w:rsidDel="00000000" w:rsidR="00000000" w:rsidRPr="00000000">
        <w:rPr>
          <w:rtl w:val="0"/>
        </w:rPr>
        <w:t xml:space="preserve">Nazywam się Radosław </w:t>
      </w:r>
      <w:del w:author="Radosław Stawiszyński" w:id="0" w:date="2023-05-05T12:11:02Z">
        <w:r w:rsidDel="00000000" w:rsidR="00000000" w:rsidRPr="00000000">
          <w:rPr>
            <w:rtl w:val="0"/>
          </w:rPr>
          <w:delText xml:space="preserve">Stawiszyński i urodziłem</w:delText>
        </w:r>
      </w:del>
      <w:ins w:author="Radosław Stawiszyński" w:id="0" w:date="2023-05-05T12:11:02Z">
        <w:r w:rsidDel="00000000" w:rsidR="00000000" w:rsidRPr="00000000">
          <w:rPr>
            <w:rtl w:val="0"/>
          </w:rPr>
          <w:t xml:space="preserve">stawiszyński </w:t>
        </w:r>
      </w:ins>
    </w:p>
    <w:p w:rsidR="00000000" w:rsidDel="00000000" w:rsidP="00000000" w:rsidRDefault="00000000" w:rsidRPr="00000000" w14:paraId="00000002">
      <w:pPr>
        <w:rPr>
          <w:ins w:author="Radosław Stawiszyński" w:id="1" w:date="2023-05-05T12:11:02Z"/>
        </w:rPr>
      </w:pPr>
      <w:ins w:author="Radosław Stawiszyński" w:id="0" w:date="2023-05-05T12:11:02Z">
        <w:r w:rsidDel="00000000" w:rsidR="00000000" w:rsidRPr="00000000">
          <w:rPr>
            <w:rtl w:val="0"/>
          </w:rPr>
          <w:t xml:space="preserve">Urodziłem</w:t>
        </w:r>
      </w:ins>
      <w:r w:rsidDel="00000000" w:rsidR="00000000" w:rsidRPr="00000000">
        <w:rPr>
          <w:rtl w:val="0"/>
        </w:rPr>
        <w:t xml:space="preserve"> się w Tczewie 7 września 1986 roku</w:t>
      </w:r>
      <w:del w:author="Radosław Stawiszyński" w:id="1" w:date="2023-05-05T12:11:02Z">
        <w:r w:rsidDel="00000000" w:rsidR="00000000" w:rsidRPr="00000000">
          <w:rPr>
            <w:rtl w:val="0"/>
          </w:rPr>
          <w:delText xml:space="preserve">, czyli mam obecnie 36 lat. Wykształcenie mam w zawodzie opiekuna medycznego, ale obecnie projektuję instalacje fotowoltaiczne i pompy ciepła</w:delText>
        </w:r>
      </w:del>
      <w:ins w:author="Radosław Stawiszyński" w:id="1" w:date="2023-05-05T12:11:02Z">
        <w:r w:rsidDel="00000000" w:rsidR="00000000" w:rsidRPr="00000000">
          <w:rPr>
            <w:rtl w:val="0"/>
          </w:rPr>
          <w:t xml:space="preserve">. Mam 36 lat.</w:t>
        </w:r>
      </w:ins>
    </w:p>
    <w:p w:rsidR="00000000" w:rsidDel="00000000" w:rsidP="00000000" w:rsidRDefault="00000000" w:rsidRPr="00000000" w14:paraId="00000003">
      <w:pPr>
        <w:rPr>
          <w:ins w:author="Radosław Stawiszyński" w:id="1" w:date="2023-05-05T12:11:02Z"/>
        </w:rPr>
      </w:pPr>
      <w:ins w:author="Radosław Stawiszyński" w:id="1" w:date="2023-05-05T12:11:02Z">
        <w:r w:rsidDel="00000000" w:rsidR="00000000" w:rsidRPr="00000000">
          <w:rPr>
            <w:rtl w:val="0"/>
          </w:rPr>
          <w:t xml:space="preserve">Z wykształcenia jestem opiekunem medycznym. </w:t>
        </w:r>
      </w:ins>
    </w:p>
    <w:p w:rsidR="00000000" w:rsidDel="00000000" w:rsidP="00000000" w:rsidRDefault="00000000" w:rsidRPr="00000000" w14:paraId="00000004">
      <w:pPr>
        <w:rPr/>
      </w:pPr>
      <w:ins w:author="Radosław Stawiszyński" w:id="1" w:date="2023-05-05T12:11:02Z">
        <w:r w:rsidDel="00000000" w:rsidR="00000000" w:rsidRPr="00000000">
          <w:rPr>
            <w:rtl w:val="0"/>
          </w:rPr>
          <w:t xml:space="preserve">Aktualnie moim wykonywanym zawodem jest projektowanie instalacji fotowoltaicznych i instalacji pomp ciepła. Swój zawód wykonuje</w:t>
        </w:r>
      </w:ins>
      <w:r w:rsidDel="00000000" w:rsidR="00000000" w:rsidRPr="00000000">
        <w:rPr>
          <w:rtl w:val="0"/>
        </w:rPr>
        <w:t xml:space="preserve"> w ramach</w:t>
      </w:r>
      <w:del w:author="Radosław Stawiszyński" w:id="2" w:date="2023-05-05T12:11:02Z">
        <w:r w:rsidDel="00000000" w:rsidR="00000000" w:rsidRPr="00000000">
          <w:rPr>
            <w:rtl w:val="0"/>
          </w:rPr>
          <w:delText xml:space="preserve"> własnej</w:delText>
        </w:r>
      </w:del>
      <w:r w:rsidDel="00000000" w:rsidR="00000000" w:rsidRPr="00000000">
        <w:rPr>
          <w:rtl w:val="0"/>
        </w:rPr>
        <w:t xml:space="preserve"> działalności gospodarczej. </w:t>
      </w:r>
      <w:del w:author="Radosław Stawiszyński" w:id="3" w:date="2023-05-05T12:11:02Z">
        <w:r w:rsidDel="00000000" w:rsidR="00000000" w:rsidRPr="00000000">
          <w:rPr>
            <w:rtl w:val="0"/>
          </w:rPr>
          <w:delText xml:space="preserve">Mojej biuro znajduje się w Tarnowskich Górach.</w:delText>
        </w:r>
      </w:del>
      <w:ins w:author="Radosław Stawiszyński" w:id="3" w:date="2023-05-05T12:11:02Z">
        <w:r w:rsidDel="00000000" w:rsidR="00000000" w:rsidRPr="00000000">
          <w:rPr>
            <w:rtl w:val="0"/>
          </w:rPr>
          <w:t xml:space="preserve">Miejscem wykonywania zawodu jest biuro firmy w Tarnowskich Górach, która zleca mi głównie wykonywanie projektów. 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ins w:author="Radosław Stawiszyński" w:id="5" w:date="2023-05-05T12:11:02Z"/>
        </w:rPr>
      </w:pPr>
      <w:r w:rsidDel="00000000" w:rsidR="00000000" w:rsidRPr="00000000">
        <w:rPr>
          <w:rtl w:val="0"/>
        </w:rPr>
        <w:t xml:space="preserve">Jestem w małżeństwie </w:t>
      </w:r>
      <w:del w:author="Radosław Stawiszyński" w:id="4" w:date="2023-05-05T12:11:02Z">
        <w:r w:rsidDel="00000000" w:rsidR="00000000" w:rsidRPr="00000000">
          <w:rPr>
            <w:rtl w:val="0"/>
          </w:rPr>
          <w:delText xml:space="preserve">z Agatą Stawiszyńską </w:delText>
        </w:r>
      </w:del>
      <w:r w:rsidDel="00000000" w:rsidR="00000000" w:rsidRPr="00000000">
        <w:rPr>
          <w:rtl w:val="0"/>
        </w:rPr>
        <w:t xml:space="preserve">od 13 czerwca 2015 </w:t>
      </w:r>
      <w:del w:author="Radosław Stawiszyński" w:id="5" w:date="2023-05-05T12:11:02Z">
        <w:r w:rsidDel="00000000" w:rsidR="00000000" w:rsidRPr="00000000">
          <w:rPr>
            <w:rtl w:val="0"/>
          </w:rPr>
          <w:delText xml:space="preserve">roku i od 8 lat staramy się o dziecko, jednak bezskutecznie.</w:delText>
          <w:br w:type="textWrapping"/>
          <w:br w:type="textWrapping"/>
          <w:delText xml:space="preserve">W ciągu moich pierwszych pięciu lat życia moja mama wychowywała mnie sama, ponieważ mój ojciec opuścił ją jeszcze przed moim urodzeniem.Kiedy miałem pięć</w:delText>
        </w:r>
      </w:del>
      <w:ins w:author="Radosław Stawiszyński" w:id="5" w:date="2023-05-05T12:11:02Z">
        <w:r w:rsidDel="00000000" w:rsidR="00000000" w:rsidRPr="00000000">
          <w:rPr>
            <w:rtl w:val="0"/>
          </w:rPr>
          <w:t xml:space="preserve">rok. Moja żona nazywa się Agata Stawiszyńska. od 8 lat staramy się o dzieci, ale bezskutecznie.</w:t>
        </w:r>
      </w:ins>
    </w:p>
    <w:p w:rsidR="00000000" w:rsidDel="00000000" w:rsidP="00000000" w:rsidRDefault="00000000" w:rsidRPr="00000000" w14:paraId="00000007">
      <w:pPr>
        <w:rPr>
          <w:ins w:author="Radosław Stawiszyński" w:id="5" w:date="2023-05-05T12:11:02Z"/>
        </w:rPr>
      </w:pPr>
      <w:ins w:author="Radosław Stawiszyński" w:id="5" w:date="2023-05-05T12:11:02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08">
      <w:pPr>
        <w:rPr>
          <w:ins w:author="Radosław Stawiszyński" w:id="5" w:date="2023-05-05T12:11:02Z"/>
        </w:rPr>
      </w:pPr>
      <w:ins w:author="Radosław Stawiszyński" w:id="5" w:date="2023-05-05T12:11:02Z">
        <w:r w:rsidDel="00000000" w:rsidR="00000000" w:rsidRPr="00000000">
          <w:rPr>
            <w:rtl w:val="0"/>
          </w:rPr>
          <w:t xml:space="preserve">Dzieciństwo.</w:t>
        </w:r>
      </w:ins>
    </w:p>
    <w:p w:rsidR="00000000" w:rsidDel="00000000" w:rsidP="00000000" w:rsidRDefault="00000000" w:rsidRPr="00000000" w14:paraId="00000009">
      <w:pPr>
        <w:rPr/>
      </w:pPr>
      <w:ins w:author="Radosław Stawiszyński" w:id="5" w:date="2023-05-05T12:11:02Z">
        <w:r w:rsidDel="00000000" w:rsidR="00000000" w:rsidRPr="00000000">
          <w:rPr>
            <w:rtl w:val="0"/>
          </w:rPr>
          <w:t xml:space="preserve">Urodziłem się w Tczewie.  Przez pierwsze 5 lat wychowywałem się bez ojca biologicznego zostawił moją mamę przed  moim urodzeniem.  w wieku pięciu</w:t>
        </w:r>
      </w:ins>
      <w:r w:rsidDel="00000000" w:rsidR="00000000" w:rsidRPr="00000000">
        <w:rPr>
          <w:rtl w:val="0"/>
        </w:rPr>
        <w:t xml:space="preserve"> lat</w:t>
      </w:r>
      <w:del w:author="Radosław Stawiszyński" w:id="6" w:date="2023-05-05T12:11:02Z">
        <w:r w:rsidDel="00000000" w:rsidR="00000000" w:rsidRPr="00000000">
          <w:rPr>
            <w:rtl w:val="0"/>
          </w:rPr>
          <w:delText xml:space="preserve">,</w:delText>
        </w:r>
      </w:del>
      <w:r w:rsidDel="00000000" w:rsidR="00000000" w:rsidRPr="00000000">
        <w:rPr>
          <w:rtl w:val="0"/>
        </w:rPr>
        <w:t xml:space="preserve"> pojawił się ojczym</w:t>
      </w:r>
      <w:del w:author="Radosław Stawiszyński" w:id="7" w:date="2023-05-05T12:11:02Z">
        <w:r w:rsidDel="00000000" w:rsidR="00000000" w:rsidRPr="00000000">
          <w:rPr>
            <w:rtl w:val="0"/>
          </w:rPr>
          <w:delText xml:space="preserve">,</w:delText>
        </w:r>
      </w:del>
      <w:r w:rsidDel="00000000" w:rsidR="00000000" w:rsidRPr="00000000">
        <w:rPr>
          <w:rtl w:val="0"/>
        </w:rPr>
        <w:t xml:space="preserve"> który wychowywał mnie </w:t>
      </w:r>
      <w:del w:author="Radosław Stawiszyński" w:id="8" w:date="2023-05-05T12:11:02Z">
        <w:r w:rsidDel="00000000" w:rsidR="00000000" w:rsidRPr="00000000">
          <w:rPr>
            <w:rtl w:val="0"/>
          </w:rPr>
          <w:delText xml:space="preserve">i</w:delText>
        </w:r>
      </w:del>
      <w:ins w:author="Radosław Stawiszyński" w:id="8" w:date="2023-05-05T12:11:02Z">
        <w:r w:rsidDel="00000000" w:rsidR="00000000" w:rsidRPr="00000000">
          <w:rPr>
            <w:rtl w:val="0"/>
          </w:rPr>
          <w:t xml:space="preserve">aż do wyjścia z domu Rodzinnego.  ojczym również</w:t>
        </w:r>
      </w:ins>
      <w:r w:rsidDel="00000000" w:rsidR="00000000" w:rsidRPr="00000000">
        <w:rPr>
          <w:rtl w:val="0"/>
        </w:rPr>
        <w:t xml:space="preserve"> przysposobił </w:t>
      </w:r>
      <w:ins w:author="Radosław Stawiszyński" w:id="9" w:date="2023-05-05T12:11:02Z">
        <w:r w:rsidDel="00000000" w:rsidR="00000000" w:rsidRPr="00000000">
          <w:rPr>
            <w:rtl w:val="0"/>
          </w:rPr>
          <w:t xml:space="preserve">mnie </w:t>
        </w:r>
      </w:ins>
      <w:r w:rsidDel="00000000" w:rsidR="00000000" w:rsidRPr="00000000">
        <w:rPr>
          <w:rtl w:val="0"/>
        </w:rPr>
        <w:t xml:space="preserve">jako swojego syna. Wtedy </w:t>
      </w:r>
      <w:del w:author="Radosław Stawiszyński" w:id="10" w:date="2023-05-05T12:11:02Z">
        <w:r w:rsidDel="00000000" w:rsidR="00000000" w:rsidRPr="00000000">
          <w:rPr>
            <w:rtl w:val="0"/>
          </w:rPr>
          <w:delText xml:space="preserve">również</w:delText>
        </w:r>
      </w:del>
      <w:ins w:author="Radosław Stawiszyński" w:id="10" w:date="2023-05-05T12:11:02Z">
        <w:r w:rsidDel="00000000" w:rsidR="00000000" w:rsidRPr="00000000">
          <w:rPr>
            <w:rtl w:val="0"/>
          </w:rPr>
          <w:t xml:space="preserve">też</w:t>
        </w:r>
      </w:ins>
      <w:r w:rsidDel="00000000" w:rsidR="00000000" w:rsidRPr="00000000">
        <w:rPr>
          <w:rtl w:val="0"/>
        </w:rPr>
        <w:t xml:space="preserve"> pojawiła się moja </w:t>
      </w:r>
      <w:del w:author="Radosław Stawiszyński" w:id="11" w:date="2023-05-05T12:11:02Z">
        <w:r w:rsidDel="00000000" w:rsidR="00000000" w:rsidRPr="00000000">
          <w:rPr>
            <w:rtl w:val="0"/>
          </w:rPr>
          <w:delText xml:space="preserve">młodsza</w:delText>
        </w:r>
      </w:del>
      <w:ins w:author="Radosław Stawiszyński" w:id="11" w:date="2023-05-05T12:11:02Z">
        <w:r w:rsidDel="00000000" w:rsidR="00000000" w:rsidRPr="00000000">
          <w:rPr>
            <w:rtl w:val="0"/>
          </w:rPr>
          <w:t xml:space="preserve">siostra Martyna która jest młodsza ode mnie</w:t>
        </w:r>
      </w:ins>
      <w:r w:rsidDel="00000000" w:rsidR="00000000" w:rsidRPr="00000000">
        <w:rPr>
          <w:rtl w:val="0"/>
        </w:rPr>
        <w:t xml:space="preserve"> o </w:t>
      </w:r>
      <w:del w:author="Radosław Stawiszyński" w:id="12" w:date="2023-05-05T12:11:02Z">
        <w:r w:rsidDel="00000000" w:rsidR="00000000" w:rsidRPr="00000000">
          <w:rPr>
            <w:rtl w:val="0"/>
          </w:rPr>
          <w:delText xml:space="preserve">pięć</w:delText>
        </w:r>
      </w:del>
      <w:ins w:author="Radosław Stawiszyński" w:id="12" w:date="2023-05-05T12:11:02Z">
        <w:r w:rsidDel="00000000" w:rsidR="00000000" w:rsidRPr="00000000">
          <w:rPr>
            <w:rtl w:val="0"/>
          </w:rPr>
          <w:t xml:space="preserve">5</w:t>
        </w:r>
      </w:ins>
      <w:r w:rsidDel="00000000" w:rsidR="00000000" w:rsidRPr="00000000">
        <w:rPr>
          <w:rtl w:val="0"/>
        </w:rPr>
        <w:t xml:space="preserve"> lat</w:t>
      </w:r>
      <w:del w:author="Radosław Stawiszyński" w:id="13" w:date="2023-05-05T12:11:02Z">
        <w:r w:rsidDel="00000000" w:rsidR="00000000" w:rsidRPr="00000000">
          <w:rPr>
            <w:rtl w:val="0"/>
          </w:rPr>
          <w:delText xml:space="preserve"> siostra, Martyna</w:delText>
        </w:r>
      </w:del>
      <w:r w:rsidDel="00000000" w:rsidR="00000000" w:rsidRPr="00000000">
        <w:rPr>
          <w:rtl w:val="0"/>
        </w:rPr>
        <w:t xml:space="preserve">.</w:t>
      </w:r>
      <w:ins w:author="Radosław Stawiszyński" w:id="14" w:date="2023-05-05T12:11:02Z">
        <w:r w:rsidDel="00000000" w:rsidR="00000000" w:rsidRPr="00000000">
          <w:rPr>
            <w:rtl w:val="0"/>
          </w:rPr>
          <w:t xml:space="preserve"> 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PrChange w:author="Radosław Stawiszyński" w:id="40" w:date="2023-05-05T12:11:02Z">
            <w:rPr>
              <w:shd w:fill="fff2cc" w:val="clear"/>
            </w:rPr>
          </w:rPrChange>
        </w:rPr>
      </w:pPr>
      <w:del w:author="Radosław Stawiszyński" w:id="15" w:date="2023-05-05T12:11:02Z">
        <w:r w:rsidDel="00000000" w:rsidR="00000000" w:rsidRPr="00000000">
          <w:rPr>
            <w:rtl w:val="0"/>
          </w:rPr>
          <w:delText xml:space="preserve">Dom</w:delText>
        </w:r>
      </w:del>
      <w:ins w:author="Radosław Stawiszyński" w:id="15" w:date="2023-05-05T12:11:02Z">
        <w:r w:rsidDel="00000000" w:rsidR="00000000" w:rsidRPr="00000000">
          <w:rPr>
            <w:rtl w:val="0"/>
          </w:rPr>
          <w:t xml:space="preserve">dom</w:t>
        </w:r>
      </w:ins>
      <w:r w:rsidDel="00000000" w:rsidR="00000000" w:rsidRPr="00000000">
        <w:rPr>
          <w:rtl w:val="0"/>
        </w:rPr>
        <w:t xml:space="preserve"> rodzinny wspominam bardzo dobrze.</w:t>
      </w:r>
      <w:del w:author="Radosław Stawiszyński" w:id="16" w:date="2023-05-05T12:11:02Z">
        <w:r w:rsidDel="00000000" w:rsidR="00000000" w:rsidRPr="00000000">
          <w:rPr>
            <w:rtl w:val="0"/>
          </w:rPr>
          <w:delText xml:space="preserve"> Miałem</w:delText>
        </w:r>
      </w:del>
      <w:ins w:author="Radosław Stawiszyński" w:id="16" w:date="2023-05-05T12:11:02Z">
        <w:r w:rsidDel="00000000" w:rsidR="00000000" w:rsidRPr="00000000">
          <w:rPr>
            <w:rtl w:val="0"/>
          </w:rPr>
          <w:t xml:space="preserve">  miałem</w:t>
        </w:r>
      </w:ins>
      <w:r w:rsidDel="00000000" w:rsidR="00000000" w:rsidRPr="00000000">
        <w:rPr>
          <w:rtl w:val="0"/>
        </w:rPr>
        <w:t xml:space="preserve"> bardzo dobre relacje z rodzicami, </w:t>
      </w:r>
      <w:del w:author="Radosław Stawiszyński" w:id="17" w:date="2023-05-05T12:11:02Z">
        <w:r w:rsidDel="00000000" w:rsidR="00000000" w:rsidRPr="00000000">
          <w:rPr>
            <w:rtl w:val="0"/>
          </w:rPr>
          <w:delText xml:space="preserve">szczególnie z mamą.Mam wiele pozytywnych</w:delText>
        </w:r>
      </w:del>
      <w:ins w:author="Radosław Stawiszyński" w:id="17" w:date="2023-05-05T12:11:02Z">
        <w:r w:rsidDel="00000000" w:rsidR="00000000" w:rsidRPr="00000000">
          <w:rPr>
            <w:rtl w:val="0"/>
          </w:rPr>
          <w:t xml:space="preserve">Szczególnie z mamą.  z rodzicami mam wiele Pozytywnych</w:t>
        </w:r>
      </w:ins>
      <w:r w:rsidDel="00000000" w:rsidR="00000000" w:rsidRPr="00000000">
        <w:rPr>
          <w:rtl w:val="0"/>
        </w:rPr>
        <w:t xml:space="preserve"> wspomnień z różnych </w:t>
      </w:r>
      <w:del w:author="Radosław Stawiszyński" w:id="18" w:date="2023-05-05T12:11:02Z">
        <w:r w:rsidDel="00000000" w:rsidR="00000000" w:rsidRPr="00000000">
          <w:rPr>
            <w:rtl w:val="0"/>
          </w:rPr>
          <w:delText xml:space="preserve">wspólnych</w:delText>
        </w:r>
      </w:del>
      <w:ins w:author="Radosław Stawiszyński" w:id="18" w:date="2023-05-05T12:11:02Z">
        <w:r w:rsidDel="00000000" w:rsidR="00000000" w:rsidRPr="00000000">
          <w:rPr>
            <w:rtl w:val="0"/>
          </w:rPr>
          <w:t xml:space="preserve">naszych</w:t>
        </w:r>
      </w:ins>
      <w:r w:rsidDel="00000000" w:rsidR="00000000" w:rsidRPr="00000000">
        <w:rPr>
          <w:rtl w:val="0"/>
        </w:rPr>
        <w:t xml:space="preserve"> podróży</w:t>
      </w:r>
      <w:del w:author="Radosław Stawiszyński" w:id="19" w:date="2023-05-05T12:11:02Z">
        <w:r w:rsidDel="00000000" w:rsidR="00000000" w:rsidRPr="00000000">
          <w:rPr>
            <w:rtl w:val="0"/>
          </w:rPr>
          <w:delText xml:space="preserve">,</w:delText>
        </w:r>
      </w:del>
      <w:r w:rsidDel="00000000" w:rsidR="00000000" w:rsidRPr="00000000">
        <w:rPr>
          <w:rtl w:val="0"/>
        </w:rPr>
        <w:t xml:space="preserve"> wycieczek i przygód. </w:t>
      </w:r>
      <w:del w:author="Radosław Stawiszyński" w:id="20" w:date="2023-05-05T12:11:02Z">
        <w:r w:rsidDel="00000000" w:rsidR="00000000" w:rsidRPr="00000000">
          <w:rPr>
            <w:rtl w:val="0"/>
          </w:rPr>
          <w:delText xml:space="preserve">Najbardziej lubiłem</w:delText>
        </w:r>
      </w:del>
      <w:ins w:author="Radosław Stawiszyński" w:id="20" w:date="2023-05-05T12:11:02Z">
        <w:r w:rsidDel="00000000" w:rsidR="00000000" w:rsidRPr="00000000">
          <w:rPr>
            <w:rtl w:val="0"/>
          </w:rPr>
          <w:t xml:space="preserve">Ogólnie Uwielbiałem</w:t>
        </w:r>
      </w:ins>
      <w:r w:rsidDel="00000000" w:rsidR="00000000" w:rsidRPr="00000000">
        <w:rPr>
          <w:rtl w:val="0"/>
        </w:rPr>
        <w:t xml:space="preserve"> jeździć z </w:t>
      </w:r>
      <w:del w:author="Radosław Stawiszyński" w:id="21" w:date="2023-05-05T12:11:02Z">
        <w:r w:rsidDel="00000000" w:rsidR="00000000" w:rsidRPr="00000000">
          <w:rPr>
            <w:rtl w:val="0"/>
          </w:rPr>
          <w:delText xml:space="preserve">nimi</w:delText>
        </w:r>
      </w:del>
      <w:ins w:author="Radosław Stawiszyński" w:id="21" w:date="2023-05-05T12:11:02Z">
        <w:r w:rsidDel="00000000" w:rsidR="00000000" w:rsidRPr="00000000">
          <w:rPr>
            <w:rtl w:val="0"/>
          </w:rPr>
          <w:t xml:space="preserve">rodzicami</w:t>
        </w:r>
      </w:ins>
      <w:r w:rsidDel="00000000" w:rsidR="00000000" w:rsidRPr="00000000">
        <w:rPr>
          <w:rtl w:val="0"/>
        </w:rPr>
        <w:t xml:space="preserve"> nad morze i razem z tatą budować zamki z piasku. W domu </w:t>
      </w:r>
      <w:ins w:author="Radosław Stawiszyński" w:id="22" w:date="2023-05-05T12:11:02Z">
        <w:r w:rsidDel="00000000" w:rsidR="00000000" w:rsidRPr="00000000">
          <w:rPr>
            <w:rtl w:val="0"/>
          </w:rPr>
          <w:t xml:space="preserve">rodzinnym </w:t>
        </w:r>
      </w:ins>
      <w:r w:rsidDel="00000000" w:rsidR="00000000" w:rsidRPr="00000000">
        <w:rPr>
          <w:rtl w:val="0"/>
        </w:rPr>
        <w:t xml:space="preserve">żyła </w:t>
      </w:r>
      <w:del w:author="Radosław Stawiszyński" w:id="23" w:date="2023-05-05T12:11:02Z">
        <w:r w:rsidDel="00000000" w:rsidR="00000000" w:rsidRPr="00000000">
          <w:rPr>
            <w:rtl w:val="0"/>
          </w:rPr>
          <w:delText xml:space="preserve">z</w:delText>
        </w:r>
      </w:del>
      <w:ins w:author="Radosław Stawiszyński" w:id="23" w:date="2023-05-05T12:11:02Z">
        <w:r w:rsidDel="00000000" w:rsidR="00000000" w:rsidRPr="00000000">
          <w:rPr>
            <w:rtl w:val="0"/>
          </w:rPr>
          <w:t xml:space="preserve">Z</w:t>
        </w:r>
      </w:ins>
      <w:r w:rsidDel="00000000" w:rsidR="00000000" w:rsidRPr="00000000">
        <w:rPr>
          <w:rtl w:val="0"/>
        </w:rPr>
        <w:t xml:space="preserve"> nami również babcia</w:t>
      </w:r>
      <w:del w:author="Radosław Stawiszyński" w:id="24" w:date="2023-05-05T12:11:02Z">
        <w:r w:rsidDel="00000000" w:rsidR="00000000" w:rsidRPr="00000000">
          <w:rPr>
            <w:rtl w:val="0"/>
          </w:rPr>
          <w:delText xml:space="preserve">,</w:delText>
        </w:r>
      </w:del>
      <w:r w:rsidDel="00000000" w:rsidR="00000000" w:rsidRPr="00000000">
        <w:rPr>
          <w:rtl w:val="0"/>
        </w:rPr>
        <w:t xml:space="preserve"> z którą </w:t>
      </w:r>
      <w:ins w:author="Radosław Stawiszyński" w:id="25" w:date="2023-05-05T12:11:02Z">
        <w:r w:rsidDel="00000000" w:rsidR="00000000" w:rsidRPr="00000000">
          <w:rPr>
            <w:rtl w:val="0"/>
          </w:rPr>
          <w:t xml:space="preserve">bardzo </w:t>
        </w:r>
      </w:ins>
      <w:r w:rsidDel="00000000" w:rsidR="00000000" w:rsidRPr="00000000">
        <w:rPr>
          <w:rtl w:val="0"/>
        </w:rPr>
        <w:t xml:space="preserve">często grałem w planszówki i </w:t>
      </w:r>
      <w:ins w:author="Radosław Stawiszyński" w:id="26" w:date="2023-05-05T12:11:02Z">
        <w:r w:rsidDel="00000000" w:rsidR="00000000" w:rsidRPr="00000000">
          <w:rPr>
            <w:rtl w:val="0"/>
          </w:rPr>
          <w:t xml:space="preserve">dużo </w:t>
        </w:r>
      </w:ins>
      <w:r w:rsidDel="00000000" w:rsidR="00000000" w:rsidRPr="00000000">
        <w:rPr>
          <w:rtl w:val="0"/>
        </w:rPr>
        <w:t xml:space="preserve">rozmawiałem</w:t>
      </w:r>
      <w:del w:author="Radosław Stawiszyński" w:id="27" w:date="2023-05-05T12:11:02Z">
        <w:r w:rsidDel="00000000" w:rsidR="00000000" w:rsidRPr="00000000">
          <w:rPr>
            <w:rtl w:val="0"/>
          </w:rPr>
          <w:delText xml:space="preserve">,</w:delText>
        </w:r>
      </w:del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  <w:rPrChange w:author="Radosław Stawiszyński" w:id="28" w:date="2023-05-05T12:11:02Z">
            <w:rPr>
              <w:shd w:fill="fff2cc" w:val="clear"/>
            </w:rPr>
          </w:rPrChange>
        </w:rPr>
        <w:t xml:space="preserve">ale najlepiej wspominam </w:t>
      </w:r>
      <w:ins w:author="Radosław Stawiszyński" w:id="29" w:date="2023-05-05T12:11:02Z">
        <w:r w:rsidDel="00000000" w:rsidR="00000000" w:rsidRPr="00000000">
          <w:rPr>
            <w:rtl w:val="0"/>
          </w:rPr>
          <w:t xml:space="preserve">przeróżne </w:t>
        </w:r>
      </w:ins>
      <w:r w:rsidDel="00000000" w:rsidR="00000000" w:rsidRPr="00000000">
        <w:rPr>
          <w:rtl w:val="0"/>
          <w:rPrChange w:author="Radosław Stawiszyński" w:id="30" w:date="2023-05-05T12:11:02Z">
            <w:rPr>
              <w:shd w:fill="fff2cc" w:val="clear"/>
            </w:rPr>
          </w:rPrChange>
        </w:rPr>
        <w:t xml:space="preserve">rozmowy z </w:t>
      </w:r>
      <w:del w:author="Radosław Stawiszyński" w:id="31" w:date="2023-05-05T12:11:02Z">
        <w:r w:rsidDel="00000000" w:rsidR="00000000" w:rsidRPr="00000000">
          <w:rPr>
            <w:shd w:fill="fff2cc" w:val="clear"/>
            <w:rtl w:val="0"/>
          </w:rPr>
          <w:delText xml:space="preserve">mamą. Zawsze</w:delText>
        </w:r>
      </w:del>
      <w:ins w:author="Radosław Stawiszyński" w:id="31" w:date="2023-05-05T12:11:02Z">
        <w:r w:rsidDel="00000000" w:rsidR="00000000" w:rsidRPr="00000000">
          <w:rPr>
            <w:rtl w:val="0"/>
          </w:rPr>
          <w:t xml:space="preserve">moją mamą pamiętam że zawsze</w:t>
        </w:r>
      </w:ins>
      <w:r w:rsidDel="00000000" w:rsidR="00000000" w:rsidRPr="00000000">
        <w:rPr>
          <w:rtl w:val="0"/>
          <w:rPrChange w:author="Radosław Stawiszyński" w:id="32" w:date="2023-05-05T12:11:02Z">
            <w:rPr>
              <w:shd w:fill="fff2cc" w:val="clear"/>
            </w:rPr>
          </w:rPrChange>
        </w:rPr>
        <w:t xml:space="preserve"> była ciekawa tego</w:t>
      </w:r>
      <w:del w:author="Radosław Stawiszyński" w:id="33" w:date="2023-05-05T12:11:02Z">
        <w:r w:rsidDel="00000000" w:rsidR="00000000" w:rsidRPr="00000000">
          <w:rPr>
            <w:shd w:fill="fff2cc" w:val="clear"/>
            <w:rtl w:val="0"/>
          </w:rPr>
          <w:delText xml:space="preserve">,</w:delText>
        </w:r>
      </w:del>
      <w:r w:rsidDel="00000000" w:rsidR="00000000" w:rsidRPr="00000000">
        <w:rPr>
          <w:rtl w:val="0"/>
          <w:rPrChange w:author="Radosław Stawiszyński" w:id="34" w:date="2023-05-05T12:11:02Z">
            <w:rPr>
              <w:shd w:fill="fff2cc" w:val="clear"/>
            </w:rPr>
          </w:rPrChange>
        </w:rPr>
        <w:t xml:space="preserve"> co </w:t>
      </w:r>
      <w:ins w:author="Radosław Stawiszyński" w:id="35" w:date="2023-05-05T12:11:02Z">
        <w:r w:rsidDel="00000000" w:rsidR="00000000" w:rsidRPr="00000000">
          <w:rPr>
            <w:rtl w:val="0"/>
          </w:rPr>
          <w:t xml:space="preserve">się </w:t>
        </w:r>
      </w:ins>
      <w:r w:rsidDel="00000000" w:rsidR="00000000" w:rsidRPr="00000000">
        <w:rPr>
          <w:rtl w:val="0"/>
          <w:rPrChange w:author="Radosław Stawiszyński" w:id="36" w:date="2023-05-05T12:11:02Z">
            <w:rPr>
              <w:shd w:fill="fff2cc" w:val="clear"/>
            </w:rPr>
          </w:rPrChange>
        </w:rPr>
        <w:t xml:space="preserve">u mnie </w:t>
      </w:r>
      <w:del w:author="Radosław Stawiszyński" w:id="37" w:date="2023-05-05T12:11:02Z">
        <w:r w:rsidDel="00000000" w:rsidR="00000000" w:rsidRPr="00000000">
          <w:rPr>
            <w:shd w:fill="fff2cc" w:val="clear"/>
            <w:rtl w:val="0"/>
          </w:rPr>
          <w:delText xml:space="preserve">się dzieje,</w:delText>
        </w:r>
      </w:del>
      <w:ins w:author="Radosław Stawiszyński" w:id="37" w:date="2023-05-05T12:11:02Z">
        <w:r w:rsidDel="00000000" w:rsidR="00000000" w:rsidRPr="00000000">
          <w:rPr>
            <w:rtl w:val="0"/>
          </w:rPr>
          <w:t xml:space="preserve">dzieje</w:t>
        </w:r>
      </w:ins>
      <w:r w:rsidDel="00000000" w:rsidR="00000000" w:rsidRPr="00000000">
        <w:rPr>
          <w:rtl w:val="0"/>
          <w:rPrChange w:author="Radosław Stawiszyński" w:id="38" w:date="2023-05-05T12:11:02Z">
            <w:rPr>
              <w:shd w:fill="fff2cc" w:val="clear"/>
            </w:rPr>
          </w:rPrChange>
        </w:rPr>
        <w:t xml:space="preserve"> a ja uwielbiałem jej o tym opowiadać.</w:t>
      </w:r>
      <w:ins w:author="Radosław Stawiszyński" w:id="39" w:date="2023-05-05T12:11:02Z">
        <w:r w:rsidDel="00000000" w:rsidR="00000000" w:rsidRPr="00000000">
          <w:rPr>
            <w:rtl w:val="0"/>
          </w:rPr>
          <w:t xml:space="preserve"> 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del w:author="Radosław Stawiszyński" w:id="41" w:date="2023-05-05T12:11:02Z">
        <w:r w:rsidDel="00000000" w:rsidR="00000000" w:rsidRPr="00000000">
          <w:rPr>
            <w:rtl w:val="0"/>
          </w:rPr>
          <w:delText xml:space="preserve">Od</w:delText>
        </w:r>
      </w:del>
      <w:ins w:author="Radosław Stawiszyński" w:id="41" w:date="2023-05-05T12:11:02Z">
        <w:r w:rsidDel="00000000" w:rsidR="00000000" w:rsidRPr="00000000">
          <w:rPr>
            <w:rtl w:val="0"/>
          </w:rPr>
          <w:t xml:space="preserve">od</w:t>
        </w:r>
      </w:ins>
      <w:r w:rsidDel="00000000" w:rsidR="00000000" w:rsidRPr="00000000">
        <w:rPr>
          <w:rtl w:val="0"/>
        </w:rPr>
        <w:t xml:space="preserve"> najmłodszych lat </w:t>
      </w:r>
      <w:ins w:author="Radosław Stawiszyński" w:id="42" w:date="2023-05-05T12:11:02Z">
        <w:r w:rsidDel="00000000" w:rsidR="00000000" w:rsidRPr="00000000">
          <w:rPr>
            <w:rtl w:val="0"/>
          </w:rPr>
          <w:t xml:space="preserve">zawsze </w:t>
        </w:r>
      </w:ins>
      <w:r w:rsidDel="00000000" w:rsidR="00000000" w:rsidRPr="00000000">
        <w:rPr>
          <w:rtl w:val="0"/>
        </w:rPr>
        <w:t xml:space="preserve">miałem wiele kolegów </w:t>
      </w:r>
      <w:del w:author="Radosław Stawiszyński" w:id="43" w:date="2023-05-05T12:11:02Z">
        <w:r w:rsidDel="00000000" w:rsidR="00000000" w:rsidRPr="00000000">
          <w:rPr>
            <w:rtl w:val="0"/>
          </w:rPr>
          <w:delText xml:space="preserve">i</w:delText>
        </w:r>
      </w:del>
      <w:ins w:author="Radosław Stawiszyński" w:id="43" w:date="2023-05-05T12:11:02Z">
        <w:r w:rsidDel="00000000" w:rsidR="00000000" w:rsidRPr="00000000">
          <w:rPr>
            <w:rtl w:val="0"/>
          </w:rPr>
          <w:t xml:space="preserve">I</w:t>
        </w:r>
      </w:ins>
      <w:r w:rsidDel="00000000" w:rsidR="00000000" w:rsidRPr="00000000">
        <w:rPr>
          <w:rtl w:val="0"/>
        </w:rPr>
        <w:t xml:space="preserve"> koleżanek. </w:t>
      </w:r>
      <w:del w:author="Radosław Stawiszyński" w:id="44" w:date="2023-05-05T12:11:02Z">
        <w:r w:rsidDel="00000000" w:rsidR="00000000" w:rsidRPr="00000000">
          <w:rPr>
            <w:rtl w:val="0"/>
          </w:rPr>
          <w:delText xml:space="preserve">Spędzałem</w:delText>
        </w:r>
      </w:del>
      <w:ins w:author="Radosław Stawiszyński" w:id="44" w:date="2023-05-05T12:11:02Z">
        <w:r w:rsidDel="00000000" w:rsidR="00000000" w:rsidRPr="00000000">
          <w:rPr>
            <w:rtl w:val="0"/>
          </w:rPr>
          <w:t xml:space="preserve">bardzo</w:t>
        </w:r>
      </w:ins>
      <w:r w:rsidDel="00000000" w:rsidR="00000000" w:rsidRPr="00000000">
        <w:rPr>
          <w:rtl w:val="0"/>
        </w:rPr>
        <w:t xml:space="preserve"> dużo czasu </w:t>
      </w:r>
      <w:ins w:author="Radosław Stawiszyński" w:id="45" w:date="2023-05-05T12:11:02Z">
        <w:r w:rsidDel="00000000" w:rsidR="00000000" w:rsidRPr="00000000">
          <w:rPr>
            <w:rtl w:val="0"/>
          </w:rPr>
          <w:t xml:space="preserve">spędzałem </w:t>
        </w:r>
      </w:ins>
      <w:r w:rsidDel="00000000" w:rsidR="00000000" w:rsidRPr="00000000">
        <w:rPr>
          <w:rtl w:val="0"/>
        </w:rPr>
        <w:t xml:space="preserve">na podwórku</w:t>
      </w:r>
      <w:del w:author="Radosław Stawiszyński" w:id="46" w:date="2023-05-05T12:11:02Z">
        <w:r w:rsidDel="00000000" w:rsidR="00000000" w:rsidRPr="00000000">
          <w:rPr>
            <w:rtl w:val="0"/>
          </w:rPr>
          <w:delText xml:space="preserve">,</w:delText>
        </w:r>
      </w:del>
      <w:r w:rsidDel="00000000" w:rsidR="00000000" w:rsidRPr="00000000">
        <w:rPr>
          <w:rtl w:val="0"/>
        </w:rPr>
        <w:t xml:space="preserve"> grając w piłkę nożną lub jeżdżąc na rowerze. W szkole podstawowej</w:t>
      </w:r>
      <w:del w:author="Radosław Stawiszyński" w:id="47" w:date="2023-05-05T12:11:02Z">
        <w:r w:rsidDel="00000000" w:rsidR="00000000" w:rsidRPr="00000000">
          <w:rPr>
            <w:rtl w:val="0"/>
          </w:rPr>
          <w:delText xml:space="preserve">, gimnazjum</w:delText>
        </w:r>
      </w:del>
      <w:ins w:author="Radosław Stawiszyński" w:id="47" w:date="2023-05-05T12:11:02Z">
        <w:r w:rsidDel="00000000" w:rsidR="00000000" w:rsidRPr="00000000">
          <w:rPr>
            <w:rtl w:val="0"/>
          </w:rPr>
          <w:t xml:space="preserve"> Gimnazjum</w:t>
        </w:r>
      </w:ins>
      <w:r w:rsidDel="00000000" w:rsidR="00000000" w:rsidRPr="00000000">
        <w:rPr>
          <w:rtl w:val="0"/>
        </w:rPr>
        <w:t xml:space="preserve"> i liceum miałem dobre oceny</w:t>
      </w:r>
      <w:del w:author="Radosław Stawiszyński" w:id="48" w:date="2023-05-05T12:11:02Z">
        <w:r w:rsidDel="00000000" w:rsidR="00000000" w:rsidRPr="00000000">
          <w:rPr>
            <w:rtl w:val="0"/>
          </w:rPr>
          <w:delText xml:space="preserve"> i udzielałem</w:delText>
        </w:r>
      </w:del>
      <w:ins w:author="Radosław Stawiszyński" w:id="48" w:date="2023-05-05T12:11:02Z">
        <w:r w:rsidDel="00000000" w:rsidR="00000000" w:rsidRPr="00000000">
          <w:rPr>
            <w:rtl w:val="0"/>
          </w:rPr>
          <w:t xml:space="preserve">. Udzielałem</w:t>
        </w:r>
      </w:ins>
      <w:r w:rsidDel="00000000" w:rsidR="00000000" w:rsidRPr="00000000">
        <w:rPr>
          <w:rtl w:val="0"/>
        </w:rPr>
        <w:t xml:space="preserve"> się w różnych przedstawieniach szkolnych</w:t>
      </w:r>
      <w:del w:author="Radosław Stawiszyński" w:id="49" w:date="2023-05-05T12:11:02Z">
        <w:r w:rsidDel="00000000" w:rsidR="00000000" w:rsidRPr="00000000">
          <w:rPr>
            <w:rtl w:val="0"/>
          </w:rPr>
          <w:delText xml:space="preserve">, co</w:delText>
        </w:r>
      </w:del>
      <w:ins w:author="Radosław Stawiszyński" w:id="49" w:date="2023-05-05T12:11:02Z">
        <w:r w:rsidDel="00000000" w:rsidR="00000000" w:rsidRPr="00000000">
          <w:rPr>
            <w:rtl w:val="0"/>
          </w:rPr>
          <w:t xml:space="preserve"> które</w:t>
        </w:r>
      </w:ins>
      <w:r w:rsidDel="00000000" w:rsidR="00000000" w:rsidRPr="00000000">
        <w:rPr>
          <w:rtl w:val="0"/>
        </w:rPr>
        <w:t xml:space="preserve"> do dziś pamiętam i z </w:t>
      </w:r>
      <w:del w:author="Radosław Stawiszyński" w:id="50" w:date="2023-05-05T12:11:02Z">
        <w:r w:rsidDel="00000000" w:rsidR="00000000" w:rsidRPr="00000000">
          <w:rPr>
            <w:rtl w:val="0"/>
          </w:rPr>
          <w:delText xml:space="preserve">czego</w:delText>
        </w:r>
      </w:del>
      <w:ins w:author="Radosław Stawiszyński" w:id="50" w:date="2023-05-05T12:11:02Z">
        <w:r w:rsidDel="00000000" w:rsidR="00000000" w:rsidRPr="00000000">
          <w:rPr>
            <w:rtl w:val="0"/>
          </w:rPr>
          <w:t xml:space="preserve">których</w:t>
        </w:r>
      </w:ins>
      <w:r w:rsidDel="00000000" w:rsidR="00000000" w:rsidRPr="00000000">
        <w:rPr>
          <w:rtl w:val="0"/>
        </w:rPr>
        <w:t xml:space="preserve"> mam wiele dobrych wspomnień.</w:t>
      </w:r>
      <w:del w:author="Radosław Stawiszyński" w:id="51" w:date="2023-05-05T12:11:02Z">
        <w:r w:rsidDel="00000000" w:rsidR="00000000" w:rsidRPr="00000000">
          <w:rPr>
            <w:rtl w:val="0"/>
          </w:rPr>
          <w:delText xml:space="preserve"> Brałem</w:delText>
        </w:r>
      </w:del>
      <w:ins w:author="Radosław Stawiszyński" w:id="51" w:date="2023-05-05T12:11:02Z">
        <w:r w:rsidDel="00000000" w:rsidR="00000000" w:rsidRPr="00000000">
          <w:rPr>
            <w:rtl w:val="0"/>
          </w:rPr>
          <w:t xml:space="preserve">  brałem</w:t>
        </w:r>
      </w:ins>
      <w:r w:rsidDel="00000000" w:rsidR="00000000" w:rsidRPr="00000000">
        <w:rPr>
          <w:rtl w:val="0"/>
        </w:rPr>
        <w:t xml:space="preserve"> udział również w szkolnych konkursach</w:t>
      </w:r>
      <w:del w:author="Radosław Stawiszyński" w:id="52" w:date="2023-05-05T12:11:02Z">
        <w:r w:rsidDel="00000000" w:rsidR="00000000" w:rsidRPr="00000000">
          <w:rPr>
            <w:rtl w:val="0"/>
          </w:rPr>
          <w:delText xml:space="preserve">,</w:delText>
        </w:r>
      </w:del>
      <w:r w:rsidDel="00000000" w:rsidR="00000000" w:rsidRPr="00000000">
        <w:rPr>
          <w:rtl w:val="0"/>
        </w:rPr>
        <w:t xml:space="preserve"> co sprawiało mi wielką radość</w:t>
      </w:r>
      <w:ins w:author="Radosław Stawiszyński" w:id="53" w:date="2023-05-05T12:11:02Z">
        <w:r w:rsidDel="00000000" w:rsidR="00000000" w:rsidRPr="00000000">
          <w:rPr>
            <w:rtl w:val="0"/>
          </w:rPr>
          <w:t xml:space="preserve"> </w:t>
        </w:r>
      </w:ins>
      <w:r w:rsidDel="00000000" w:rsidR="00000000" w:rsidRPr="00000000">
        <w:rPr>
          <w:rtl w:val="0"/>
        </w:rPr>
        <w:t xml:space="preserve">. Z ważnych osób w wieku szkolnym był mój nauczyciel </w:t>
      </w:r>
      <w:ins w:author="Radosław Stawiszyński" w:id="54" w:date="2023-05-05T12:11:02Z">
        <w:r w:rsidDel="00000000" w:rsidR="00000000" w:rsidRPr="00000000">
          <w:rPr>
            <w:rtl w:val="0"/>
          </w:rPr>
          <w:t xml:space="preserve">od </w:t>
        </w:r>
      </w:ins>
      <w:r w:rsidDel="00000000" w:rsidR="00000000" w:rsidRPr="00000000">
        <w:rPr>
          <w:rtl w:val="0"/>
        </w:rPr>
        <w:t xml:space="preserve">języka polskiego</w:t>
      </w:r>
      <w:del w:author="Radosław Stawiszyński" w:id="55" w:date="2023-05-05T12:11:02Z">
        <w:r w:rsidDel="00000000" w:rsidR="00000000" w:rsidRPr="00000000">
          <w:rPr>
            <w:rtl w:val="0"/>
          </w:rPr>
          <w:delText xml:space="preserve">,</w:delText>
        </w:r>
      </w:del>
      <w:r w:rsidDel="00000000" w:rsidR="00000000" w:rsidRPr="00000000">
        <w:rPr>
          <w:rtl w:val="0"/>
        </w:rPr>
        <w:t xml:space="preserve"> który </w:t>
      </w:r>
      <w:ins w:author="Radosław Stawiszyński" w:id="56" w:date="2023-05-05T12:11:02Z">
        <w:r w:rsidDel="00000000" w:rsidR="00000000" w:rsidRPr="00000000">
          <w:rPr>
            <w:rtl w:val="0"/>
          </w:rPr>
          <w:t xml:space="preserve">miał wobec mnie Staranie bym </w:t>
        </w:r>
      </w:ins>
      <w:r w:rsidDel="00000000" w:rsidR="00000000" w:rsidRPr="00000000">
        <w:rPr>
          <w:rtl w:val="0"/>
        </w:rPr>
        <w:t xml:space="preserve">przykładał </w:t>
      </w:r>
      <w:del w:author="Radosław Stawiszyński" w:id="57" w:date="2023-05-05T12:11:02Z">
        <w:r w:rsidDel="00000000" w:rsidR="00000000" w:rsidRPr="00000000">
          <w:rPr>
            <w:rtl w:val="0"/>
          </w:rPr>
          <w:delText xml:space="preserve">dużą</w:delText>
        </w:r>
      </w:del>
      <w:ins w:author="Radosław Stawiszyński" w:id="57" w:date="2023-05-05T12:11:02Z">
        <w:r w:rsidDel="00000000" w:rsidR="00000000" w:rsidRPr="00000000">
          <w:rPr>
            <w:rtl w:val="0"/>
          </w:rPr>
          <w:t xml:space="preserve">większą</w:t>
        </w:r>
      </w:ins>
      <w:r w:rsidDel="00000000" w:rsidR="00000000" w:rsidRPr="00000000">
        <w:rPr>
          <w:rtl w:val="0"/>
        </w:rPr>
        <w:t xml:space="preserve"> wagę do pisania dobrych prac z języka polskiego</w:t>
      </w:r>
      <w:del w:author="Radosław Stawiszyński" w:id="58" w:date="2023-05-05T12:11:02Z">
        <w:r w:rsidDel="00000000" w:rsidR="00000000" w:rsidRPr="00000000">
          <w:rPr>
            <w:rtl w:val="0"/>
          </w:rPr>
          <w:delText xml:space="preserve"> oraz</w:delText>
        </w:r>
      </w:del>
      <w:ins w:author="Radosław Stawiszyński" w:id="58" w:date="2023-05-05T12:11:02Z">
        <w:r w:rsidDel="00000000" w:rsidR="00000000" w:rsidRPr="00000000">
          <w:rPr>
            <w:rtl w:val="0"/>
          </w:rPr>
          <w:t xml:space="preserve">.  inną ważną osobą w moim życiu był</w:t>
        </w:r>
      </w:ins>
      <w:r w:rsidDel="00000000" w:rsidR="00000000" w:rsidRPr="00000000">
        <w:rPr>
          <w:rtl w:val="0"/>
        </w:rPr>
        <w:t xml:space="preserve"> trener z </w:t>
      </w:r>
      <w:del w:author="Radosław Stawiszyński" w:id="59" w:date="2023-05-05T12:11:02Z">
        <w:r w:rsidDel="00000000" w:rsidR="00000000" w:rsidRPr="00000000">
          <w:rPr>
            <w:rtl w:val="0"/>
          </w:rPr>
          <w:delText xml:space="preserve">w-fu,</w:delText>
        </w:r>
      </w:del>
      <w:ins w:author="Radosław Stawiszyński" w:id="59" w:date="2023-05-05T12:11:02Z">
        <w:r w:rsidDel="00000000" w:rsidR="00000000" w:rsidRPr="00000000">
          <w:rPr>
            <w:rtl w:val="0"/>
          </w:rPr>
          <w:t xml:space="preserve">wf-u</w:t>
        </w:r>
      </w:ins>
      <w:r w:rsidDel="00000000" w:rsidR="00000000" w:rsidRPr="00000000">
        <w:rPr>
          <w:rtl w:val="0"/>
        </w:rPr>
        <w:t xml:space="preserve"> który wiele czasu poświęcił na treningach</w:t>
      </w:r>
      <w:del w:author="Radosław Stawiszyński" w:id="60" w:date="2023-05-05T12:11:02Z">
        <w:r w:rsidDel="00000000" w:rsidR="00000000" w:rsidRPr="00000000">
          <w:rPr>
            <w:rtl w:val="0"/>
          </w:rPr>
          <w:delText xml:space="preserve">,</w:delText>
        </w:r>
      </w:del>
      <w:r w:rsidDel="00000000" w:rsidR="00000000" w:rsidRPr="00000000">
        <w:rPr>
          <w:rtl w:val="0"/>
        </w:rPr>
        <w:t xml:space="preserve"> bym mógł wystartować </w:t>
      </w:r>
      <w:del w:author="Radosław Stawiszyński" w:id="61" w:date="2023-05-05T12:11:02Z">
        <w:r w:rsidDel="00000000" w:rsidR="00000000" w:rsidRPr="00000000">
          <w:rPr>
            <w:rtl w:val="0"/>
          </w:rPr>
          <w:delText xml:space="preserve">w wojewódzkich</w:delText>
        </w:r>
      </w:del>
      <w:ins w:author="Radosław Stawiszyński" w:id="61" w:date="2023-05-05T12:11:02Z">
        <w:r w:rsidDel="00000000" w:rsidR="00000000" w:rsidRPr="00000000">
          <w:rPr>
            <w:rtl w:val="0"/>
          </w:rPr>
          <w:t xml:space="preserve">Wojewódzkich</w:t>
        </w:r>
      </w:ins>
      <w:r w:rsidDel="00000000" w:rsidR="00000000" w:rsidRPr="00000000">
        <w:rPr>
          <w:rtl w:val="0"/>
        </w:rPr>
        <w:t xml:space="preserve"> lub ogólnopolskich biegach </w:t>
      </w:r>
      <w:del w:author="Radosław Stawiszyński" w:id="62" w:date="2023-05-05T12:11:02Z">
        <w:r w:rsidDel="00000000" w:rsidR="00000000" w:rsidRPr="00000000">
          <w:rPr>
            <w:rtl w:val="0"/>
          </w:rPr>
          <w:delText xml:space="preserve">krótkodystansowych</w:delText>
        </w:r>
      </w:del>
      <w:ins w:author="Radosław Stawiszyński" w:id="62" w:date="2023-05-05T12:11:02Z">
        <w:r w:rsidDel="00000000" w:rsidR="00000000" w:rsidRPr="00000000">
          <w:rPr>
            <w:rtl w:val="0"/>
          </w:rPr>
          <w:t xml:space="preserve">krótko dystansowych</w:t>
        </w:r>
      </w:ins>
      <w:r w:rsidDel="00000000" w:rsidR="00000000" w:rsidRPr="00000000">
        <w:rPr>
          <w:rtl w:val="0"/>
        </w:rPr>
        <w:t xml:space="preserve">. Dobrze wspominam również moją nauczycielkę z matematyki</w:t>
      </w:r>
      <w:del w:author="Radosław Stawiszyński" w:id="63" w:date="2023-05-05T12:11:02Z">
        <w:r w:rsidDel="00000000" w:rsidR="00000000" w:rsidRPr="00000000">
          <w:rPr>
            <w:rtl w:val="0"/>
          </w:rPr>
          <w:delText xml:space="preserve">, która nauczyła mnie systematyczności</w:delText>
        </w:r>
      </w:del>
      <w:ins w:author="Radosław Stawiszyński" w:id="63" w:date="2023-05-05T12:11:02Z">
        <w:r w:rsidDel="00000000" w:rsidR="00000000" w:rsidRPr="00000000">
          <w:rPr>
            <w:rtl w:val="0"/>
          </w:rPr>
          <w:t xml:space="preserve">  która Nauczyła mnie Systematyczności</w:t>
        </w:r>
      </w:ins>
      <w:r w:rsidDel="00000000" w:rsidR="00000000" w:rsidRPr="00000000">
        <w:rPr>
          <w:rtl w:val="0"/>
        </w:rPr>
        <w:t xml:space="preserve"> w wykonywanych zadaniach i dużej wnikliwości.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del w:author="Radosław Stawiszyński" w:id="65" w:date="2023-05-05T12:11:02Z"/>
        </w:rPr>
      </w:pPr>
      <w:r w:rsidDel="00000000" w:rsidR="00000000" w:rsidRPr="00000000">
        <w:rPr>
          <w:rtl w:val="0"/>
        </w:rPr>
        <w:t xml:space="preserve">Po ukończeniu</w:t>
      </w:r>
      <w:del w:author="Radosław Stawiszyński" w:id="64" w:date="2023-05-05T12:11:02Z">
        <w:r w:rsidDel="00000000" w:rsidR="00000000" w:rsidRPr="00000000">
          <w:rPr>
            <w:rtl w:val="0"/>
          </w:rPr>
          <w:delText xml:space="preserve"> </w:delText>
        </w:r>
      </w:del>
      <w:ins w:author="Radosław Stawiszyński" w:id="64" w:date="2023-05-05T12:11:02Z">
        <w:r w:rsidDel="00000000" w:rsidR="00000000" w:rsidRPr="00000000">
          <w:rPr>
            <w:rtl w:val="0"/>
          </w:rPr>
          <w:t xml:space="preserve">  </w:t>
        </w:r>
      </w:ins>
      <w:r w:rsidDel="00000000" w:rsidR="00000000" w:rsidRPr="00000000">
        <w:rPr>
          <w:rtl w:val="0"/>
        </w:rPr>
        <w:t xml:space="preserve">Liceum Ogólnokształcącego </w:t>
      </w:r>
      <w:del w:author="Radosław Stawiszyński" w:id="65" w:date="2023-05-05T12:11:02Z">
        <w:r w:rsidDel="00000000" w:rsidR="00000000" w:rsidRPr="00000000">
          <w:rPr>
            <w:rtl w:val="0"/>
          </w:rPr>
          <w:delText xml:space="preserve">zdecydowałem się kontynuować swoją edukację na Politechnice Gdańskiej na kierunku Chemia ogólna. Na początku byłem pełen zapału i motywacji, jednak wraz z upływem czasu, nauka stała się trudniejsza w związku z próbami układania sobie życia. To był bardzo emocjonalny czas dla mnie, w którym szukałem swojej tożsamości w świecie.</w:delText>
        </w:r>
      </w:del>
    </w:p>
    <w:p w:rsidR="00000000" w:rsidDel="00000000" w:rsidP="00000000" w:rsidRDefault="00000000" w:rsidRPr="00000000" w14:paraId="00000010">
      <w:pPr>
        <w:rPr>
          <w:del w:author="Radosław Stawiszyński" w:id="65" w:date="2023-05-05T12:11:02Z"/>
        </w:rPr>
      </w:pPr>
      <w:del w:author="Radosław Stawiszyński" w:id="65" w:date="2023-05-05T12:11:02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011">
      <w:pPr>
        <w:rPr>
          <w:del w:author="Radosław Stawiszyński" w:id="65" w:date="2023-05-05T12:11:02Z"/>
        </w:rPr>
      </w:pPr>
      <w:del w:author="Radosław Stawiszyński" w:id="65" w:date="2023-05-05T12:11:02Z">
        <w:r w:rsidDel="00000000" w:rsidR="00000000" w:rsidRPr="00000000">
          <w:rPr>
            <w:rtl w:val="0"/>
          </w:rPr>
          <w:delText xml:space="preserve">Podczas studiów podejmowałem również różne prace, takie jak sprzątanie po spawaczach w stoczni czy sezonowa praca w sklepie obuwniczym. Były to trudne doświadczenia, ale nauczyły mnie cenić pracę i kształtowały we mnie samodzielność.</w:delText>
        </w:r>
      </w:del>
    </w:p>
    <w:p w:rsidR="00000000" w:rsidDel="00000000" w:rsidP="00000000" w:rsidRDefault="00000000" w:rsidRPr="00000000" w14:paraId="00000012">
      <w:pPr>
        <w:rPr>
          <w:del w:author="Radosław Stawiszyński" w:id="65" w:date="2023-05-05T12:11:02Z"/>
        </w:rPr>
      </w:pPr>
      <w:del w:author="Radosław Stawiszyński" w:id="65" w:date="2023-05-05T12:11:02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013">
      <w:pPr>
        <w:rPr>
          <w:del w:author="Radosław Stawiszyński" w:id="72" w:date="2023-05-05T12:11:02Z"/>
        </w:rPr>
      </w:pPr>
      <w:del w:author="Radosław Stawiszyński" w:id="65" w:date="2023-05-05T12:11:02Z">
        <w:r w:rsidDel="00000000" w:rsidR="00000000" w:rsidRPr="00000000">
          <w:rPr>
            <w:rtl w:val="0"/>
          </w:rPr>
          <w:delText xml:space="preserve">Jednakże, momentem przełomowym</w:delText>
        </w:r>
      </w:del>
      <w:ins w:author="Radosław Stawiszyński" w:id="65" w:date="2023-05-05T12:11:02Z">
        <w:r w:rsidDel="00000000" w:rsidR="00000000" w:rsidRPr="00000000">
          <w:rPr>
            <w:rtl w:val="0"/>
          </w:rPr>
          <w:t xml:space="preserve">poszedłem na studia na kierunek Chemia ogólna na Politechnice Gdańskiej. Na studiach moja nauka kształtowała się różnie. Miałem sporo motywacji do nauki i wiele chęci ale próbowałem też układać sobie życie i szukałem swojej drogi. Podejmowałem pierwsze zawodowe prace  na przykład w stoczni gdzie sprzątałem po spawaczach spawy albo dorywcze sezonowe prace na przykład w sklepie obuwniczym. Przełomowym momentem</w:t>
        </w:r>
      </w:ins>
      <w:r w:rsidDel="00000000" w:rsidR="00000000" w:rsidRPr="00000000">
        <w:rPr>
          <w:rtl w:val="0"/>
        </w:rPr>
        <w:t xml:space="preserve"> w moim życiu </w:t>
      </w:r>
      <w:del w:author="Radosław Stawiszyński" w:id="66" w:date="2023-05-05T12:11:02Z">
        <w:r w:rsidDel="00000000" w:rsidR="00000000" w:rsidRPr="00000000">
          <w:rPr>
            <w:rtl w:val="0"/>
          </w:rPr>
          <w:delText xml:space="preserve">było</w:delText>
        </w:r>
      </w:del>
      <w:ins w:author="Radosław Stawiszyński" w:id="66" w:date="2023-05-05T12:11:02Z">
        <w:r w:rsidDel="00000000" w:rsidR="00000000" w:rsidRPr="00000000">
          <w:rPr>
            <w:rtl w:val="0"/>
          </w:rPr>
          <w:t xml:space="preserve">Było</w:t>
        </w:r>
      </w:ins>
      <w:r w:rsidDel="00000000" w:rsidR="00000000" w:rsidRPr="00000000">
        <w:rPr>
          <w:rtl w:val="0"/>
        </w:rPr>
        <w:t xml:space="preserve"> pojawienie się młodzieżowej wspólnoty chrześcijańskiej. </w:t>
      </w:r>
      <w:del w:author="Radosław Stawiszyński" w:id="67" w:date="2023-05-05T12:11:02Z">
        <w:r w:rsidDel="00000000" w:rsidR="00000000" w:rsidRPr="00000000">
          <w:rPr>
            <w:rtl w:val="0"/>
          </w:rPr>
          <w:delText xml:space="preserve">To miejsce dało mi przestrzeń do zastanowienia się nad swoim powołaniem. Na</w:delText>
        </w:r>
      </w:del>
      <w:ins w:author="Radosław Stawiszyński" w:id="67" w:date="2023-05-05T12:11:02Z">
        <w:r w:rsidDel="00000000" w:rsidR="00000000" w:rsidRPr="00000000">
          <w:rPr>
            <w:rtl w:val="0"/>
          </w:rPr>
          <w:t xml:space="preserve">W tym środowisku zacząłem myśleć o rozeznawaniu powołania i na</w:t>
        </w:r>
      </w:ins>
      <w:r w:rsidDel="00000000" w:rsidR="00000000" w:rsidRPr="00000000">
        <w:rPr>
          <w:rtl w:val="0"/>
        </w:rPr>
        <w:t xml:space="preserve"> początku byłem przekonany</w:t>
      </w:r>
      <w:del w:author="Radosław Stawiszyński" w:id="68" w:date="2023-05-05T12:11:02Z">
        <w:r w:rsidDel="00000000" w:rsidR="00000000" w:rsidRPr="00000000">
          <w:rPr>
            <w:rtl w:val="0"/>
          </w:rPr>
          <w:delText xml:space="preserve">,</w:delText>
        </w:r>
      </w:del>
      <w:r w:rsidDel="00000000" w:rsidR="00000000" w:rsidRPr="00000000">
        <w:rPr>
          <w:rtl w:val="0"/>
        </w:rPr>
        <w:t xml:space="preserve"> że moim powołaniem jest </w:t>
      </w:r>
      <w:del w:author="Radosław Stawiszyński" w:id="69" w:date="2023-05-05T12:11:02Z">
        <w:r w:rsidDel="00000000" w:rsidR="00000000" w:rsidRPr="00000000">
          <w:rPr>
            <w:rtl w:val="0"/>
          </w:rPr>
          <w:delText xml:space="preserve">wejście</w:delText>
        </w:r>
      </w:del>
      <w:ins w:author="Radosław Stawiszyński" w:id="69" w:date="2023-05-05T12:11:02Z">
        <w:r w:rsidDel="00000000" w:rsidR="00000000" w:rsidRPr="00000000">
          <w:rPr>
            <w:rtl w:val="0"/>
          </w:rPr>
          <w:t xml:space="preserve">wejść</w:t>
        </w:r>
      </w:ins>
      <w:r w:rsidDel="00000000" w:rsidR="00000000" w:rsidRPr="00000000">
        <w:rPr>
          <w:rtl w:val="0"/>
        </w:rPr>
        <w:t xml:space="preserve"> w małżeństwo</w:t>
      </w:r>
      <w:del w:author="Radosław Stawiszyński" w:id="70" w:date="2023-05-05T12:11:02Z">
        <w:r w:rsidDel="00000000" w:rsidR="00000000" w:rsidRPr="00000000">
          <w:rPr>
            <w:rtl w:val="0"/>
          </w:rPr>
          <w:delText xml:space="preserve">, ale poznanie zakonnego stylu życia bardzo mnie zafascynowało. Po przemyśleniu swoich wyborów, zdecydowałem się przerwać</w:delText>
        </w:r>
      </w:del>
      <w:ins w:author="Radosław Stawiszyński" w:id="70" w:date="2023-05-05T12:11:02Z">
        <w:r w:rsidDel="00000000" w:rsidR="00000000" w:rsidRPr="00000000">
          <w:rPr>
            <w:rtl w:val="0"/>
          </w:rPr>
          <w:t xml:space="preserve">. Jeździłem na różne rekolekcje i tam też poznałem zakonny styl życia który bardzo mnie zafascynował. Przerwałem</w:t>
        </w:r>
      </w:ins>
      <w:r w:rsidDel="00000000" w:rsidR="00000000" w:rsidRPr="00000000">
        <w:rPr>
          <w:rtl w:val="0"/>
        </w:rPr>
        <w:t xml:space="preserve"> studia i </w:t>
      </w:r>
      <w:del w:author="Radosław Stawiszyński" w:id="71" w:date="2023-05-05T12:11:02Z">
        <w:r w:rsidDel="00000000" w:rsidR="00000000" w:rsidRPr="00000000">
          <w:rPr>
            <w:rtl w:val="0"/>
          </w:rPr>
          <w:delText xml:space="preserve">wstąpić</w:delText>
        </w:r>
      </w:del>
      <w:ins w:author="Radosław Stawiszyński" w:id="71" w:date="2023-05-05T12:11:02Z">
        <w:r w:rsidDel="00000000" w:rsidR="00000000" w:rsidRPr="00000000">
          <w:rPr>
            <w:rtl w:val="0"/>
          </w:rPr>
          <w:t xml:space="preserve">wstąpiłem</w:t>
        </w:r>
      </w:ins>
      <w:r w:rsidDel="00000000" w:rsidR="00000000" w:rsidRPr="00000000">
        <w:rPr>
          <w:rtl w:val="0"/>
        </w:rPr>
        <w:t xml:space="preserve"> do zakonu Braci Mniejszych Kapucynów. Po dwóch latach </w:t>
      </w:r>
      <w:del w:author="Radosław Stawiszyński" w:id="72" w:date="2023-05-05T12:11:02Z">
        <w:r w:rsidDel="00000000" w:rsidR="00000000" w:rsidRPr="00000000">
          <w:rPr>
            <w:rtl w:val="0"/>
          </w:rPr>
          <w:delText xml:space="preserve">jednak postanowiłem wyjść z zakonu.</w:delText>
        </w:r>
      </w:del>
    </w:p>
    <w:p w:rsidR="00000000" w:rsidDel="00000000" w:rsidP="00000000" w:rsidRDefault="00000000" w:rsidRPr="00000000" w14:paraId="00000014">
      <w:pPr>
        <w:rPr>
          <w:del w:author="Radosław Stawiszyński" w:id="72" w:date="2023-05-05T12:11:02Z"/>
        </w:rPr>
      </w:pPr>
      <w:del w:author="Radosław Stawiszyński" w:id="72" w:date="2023-05-05T12:11:02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015">
      <w:pPr>
        <w:rPr>
          <w:del w:author="Radosław Stawiszyński" w:id="75" w:date="2023-05-05T12:11:02Z"/>
        </w:rPr>
      </w:pPr>
      <w:del w:author="Radosław Stawiszyński" w:id="72" w:date="2023-05-05T12:11:02Z">
        <w:r w:rsidDel="00000000" w:rsidR="00000000" w:rsidRPr="00000000">
          <w:rPr>
            <w:rtl w:val="0"/>
          </w:rPr>
          <w:delText xml:space="preserve">Po tym, jak moi rodzice się rozwiedli, nie chciałem wracać do domu rodzinnego. Zdecydowałem się przeprowadzić do Katowic, gdzie </w:delText>
        </w:r>
      </w:del>
      <w:ins w:author="Radosław Stawiszyński" w:id="72" w:date="2023-05-05T12:11:02Z">
        <w:r w:rsidDel="00000000" w:rsidR="00000000" w:rsidRPr="00000000">
          <w:rPr>
            <w:rtl w:val="0"/>
          </w:rPr>
          <w:t xml:space="preserve">Wyszedłem z zakonu. Nie chciałem wracać do domu rodzinnego,  ponieważ moi rodzice się rozwiedli w czasie gdy byłem w zakonie. To wydarzenie było dla mnie bardzo smutne ale zaakceptowałem decyzję swoich rodziców. Przyjechałem na Śląsk i zamieszkałem w Katowicach.  </w:t>
        </w:r>
      </w:ins>
      <w:r w:rsidDel="00000000" w:rsidR="00000000" w:rsidRPr="00000000">
        <w:rPr>
          <w:rtl w:val="0"/>
        </w:rPr>
        <w:t xml:space="preserve">próbowałem wrócić na studia</w:t>
      </w:r>
      <w:del w:author="Radosław Stawiszyński" w:id="73" w:date="2023-05-05T12:11:02Z">
        <w:r w:rsidDel="00000000" w:rsidR="00000000" w:rsidRPr="00000000">
          <w:rPr>
            <w:rtl w:val="0"/>
          </w:rPr>
          <w:delText xml:space="preserve">,</w:delText>
        </w:r>
      </w:del>
      <w:ins w:author="Radosław Stawiszyński" w:id="73" w:date="2023-05-05T12:11:02Z">
        <w:r w:rsidDel="00000000" w:rsidR="00000000" w:rsidRPr="00000000">
          <w:rPr>
            <w:rtl w:val="0"/>
          </w:rPr>
          <w:t xml:space="preserve"> i</w:t>
        </w:r>
      </w:ins>
      <w:r w:rsidDel="00000000" w:rsidR="00000000" w:rsidRPr="00000000">
        <w:rPr>
          <w:rtl w:val="0"/>
        </w:rPr>
        <w:t xml:space="preserve"> jednocześnie </w:t>
      </w:r>
      <w:ins w:author="Radosław Stawiszyński" w:id="74" w:date="2023-05-05T12:11:02Z">
        <w:r w:rsidDel="00000000" w:rsidR="00000000" w:rsidRPr="00000000">
          <w:rPr>
            <w:rtl w:val="0"/>
          </w:rPr>
          <w:t xml:space="preserve">się utrzymać </w:t>
        </w:r>
      </w:ins>
      <w:r w:rsidDel="00000000" w:rsidR="00000000" w:rsidRPr="00000000">
        <w:rPr>
          <w:rtl w:val="0"/>
        </w:rPr>
        <w:t xml:space="preserve">podejmując pracę zawodową. </w:t>
      </w:r>
      <w:del w:author="Radosław Stawiszyński" w:id="75" w:date="2023-05-05T12:11:02Z">
        <w:r w:rsidDel="00000000" w:rsidR="00000000" w:rsidRPr="00000000">
          <w:rPr>
            <w:rtl w:val="0"/>
          </w:rPr>
          <w:delText xml:space="preserve">Niestety, ze względów finansowych, nie udało mi się powrócić na uczelnię.</w:delText>
        </w:r>
      </w:del>
    </w:p>
    <w:p w:rsidR="00000000" w:rsidDel="00000000" w:rsidP="00000000" w:rsidRDefault="00000000" w:rsidRPr="00000000" w14:paraId="00000016">
      <w:pPr>
        <w:rPr>
          <w:del w:author="Radosław Stawiszyński" w:id="75" w:date="2023-05-05T12:11:02Z"/>
        </w:rPr>
      </w:pPr>
      <w:del w:author="Radosław Stawiszyński" w:id="75" w:date="2023-05-05T12:11:02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017">
      <w:pPr>
        <w:rPr/>
      </w:pPr>
      <w:del w:author="Radosław Stawiszyński" w:id="75" w:date="2023-05-05T12:11:02Z">
        <w:r w:rsidDel="00000000" w:rsidR="00000000" w:rsidRPr="00000000">
          <w:rPr>
            <w:rtl w:val="0"/>
          </w:rPr>
          <w:delText xml:space="preserve">W tym czasie zmieniałem często miejsca pracy, szukając</w:delText>
        </w:r>
      </w:del>
      <w:ins w:author="Radosław Stawiszyński" w:id="75" w:date="2023-05-05T12:11:02Z">
        <w:r w:rsidDel="00000000" w:rsidR="00000000" w:rsidRPr="00000000">
          <w:rPr>
            <w:rtl w:val="0"/>
          </w:rPr>
          <w:t xml:space="preserve">Na studia nie udało mi się wrócić głównie z przyczyn finansowych. Na początku kariery zawodowej często zmieniałem pracę. Szukałem</w:t>
        </w:r>
      </w:ins>
      <w:r w:rsidDel="00000000" w:rsidR="00000000" w:rsidRPr="00000000">
        <w:rPr>
          <w:rtl w:val="0"/>
        </w:rPr>
        <w:t xml:space="preserve"> stabilnego miejsca z możliwością rozwoju</w:t>
      </w:r>
      <w:del w:author="Radosław Stawiszyński" w:id="76" w:date="2023-05-05T12:11:02Z">
        <w:r w:rsidDel="00000000" w:rsidR="00000000" w:rsidRPr="00000000">
          <w:rPr>
            <w:rtl w:val="0"/>
          </w:rPr>
          <w:delText xml:space="preserve"> </w:delText>
        </w:r>
      </w:del>
      <w:ins w:author="Radosław Stawiszyński" w:id="76" w:date="2023-05-05T12:11:02Z">
        <w:r w:rsidDel="00000000" w:rsidR="00000000" w:rsidRPr="00000000">
          <w:rPr>
            <w:rtl w:val="0"/>
          </w:rPr>
          <w:t xml:space="preserve">  </w:t>
        </w:r>
      </w:ins>
      <w:r w:rsidDel="00000000" w:rsidR="00000000" w:rsidRPr="00000000">
        <w:rPr>
          <w:rtl w:val="0"/>
        </w:rPr>
        <w:t xml:space="preserve">i </w:t>
      </w:r>
      <w:ins w:author="Radosław Stawiszyński" w:id="77" w:date="2023-05-05T12:11:02Z">
        <w:r w:rsidDel="00000000" w:rsidR="00000000" w:rsidRPr="00000000">
          <w:rPr>
            <w:rtl w:val="0"/>
          </w:rPr>
          <w:t xml:space="preserve">z </w:t>
        </w:r>
      </w:ins>
      <w:r w:rsidDel="00000000" w:rsidR="00000000" w:rsidRPr="00000000">
        <w:rPr>
          <w:rtl w:val="0"/>
        </w:rPr>
        <w:t xml:space="preserve">dobrymi zarobkami. </w:t>
      </w:r>
      <w:del w:author="Radosław Stawiszyński" w:id="78" w:date="2023-05-05T12:11:02Z">
        <w:r w:rsidDel="00000000" w:rsidR="00000000" w:rsidRPr="00000000">
          <w:rPr>
            <w:rtl w:val="0"/>
          </w:rPr>
          <w:delText xml:space="preserve">Udało mi się jednak zdobyć dyplom opiekuna medycznego, zrobić prawo jazdy</w:delText>
        </w:r>
      </w:del>
      <w:ins w:author="Radosław Stawiszyński" w:id="78" w:date="2023-05-05T12:11:02Z">
        <w:r w:rsidDel="00000000" w:rsidR="00000000" w:rsidRPr="00000000">
          <w:rPr>
            <w:rtl w:val="0"/>
          </w:rPr>
          <w:t xml:space="preserve">W tym też czasie zrobiłem dyplom opiekuna medycznego</w:t>
        </w:r>
      </w:ins>
      <w:r w:rsidDel="00000000" w:rsidR="00000000" w:rsidRPr="00000000">
        <w:rPr>
          <w:rtl w:val="0"/>
        </w:rPr>
        <w:t xml:space="preserve"> i </w:t>
      </w:r>
      <w:del w:author="Radosław Stawiszyński" w:id="79" w:date="2023-05-05T12:11:02Z">
        <w:r w:rsidDel="00000000" w:rsidR="00000000" w:rsidRPr="00000000">
          <w:rPr>
            <w:rtl w:val="0"/>
          </w:rPr>
          <w:delText xml:space="preserve">podjąć</w:delText>
        </w:r>
      </w:del>
      <w:ins w:author="Radosław Stawiszyński" w:id="79" w:date="2023-05-05T12:11:02Z">
        <w:r w:rsidDel="00000000" w:rsidR="00000000" w:rsidRPr="00000000">
          <w:rPr>
            <w:rtl w:val="0"/>
          </w:rPr>
          <w:t xml:space="preserve">podjąłem</w:t>
        </w:r>
      </w:ins>
      <w:r w:rsidDel="00000000" w:rsidR="00000000" w:rsidRPr="00000000">
        <w:rPr>
          <w:rtl w:val="0"/>
        </w:rPr>
        <w:t xml:space="preserve"> pracę na stanowisku pracownika biurowego w firmie</w:t>
      </w:r>
      <w:del w:author="Radosław Stawiszyński" w:id="80" w:date="2023-05-05T12:11:02Z">
        <w:r w:rsidDel="00000000" w:rsidR="00000000" w:rsidRPr="00000000">
          <w:rPr>
            <w:rtl w:val="0"/>
          </w:rPr>
          <w:delText xml:space="preserve">,</w:delText>
        </w:r>
      </w:del>
      <w:r w:rsidDel="00000000" w:rsidR="00000000" w:rsidRPr="00000000">
        <w:rPr>
          <w:rtl w:val="0"/>
        </w:rPr>
        <w:t xml:space="preserve"> która wykonywała badania krwi w szpitalach. </w:t>
      </w:r>
      <w:del w:author="Radosław Stawiszyński" w:id="81" w:date="2023-05-05T12:11:02Z">
        <w:r w:rsidDel="00000000" w:rsidR="00000000" w:rsidRPr="00000000">
          <w:rPr>
            <w:rtl w:val="0"/>
          </w:rPr>
          <w:delText xml:space="preserve">To miejsce dało mi dużo</w:delText>
        </w:r>
      </w:del>
      <w:ins w:author="Radosław Stawiszyński" w:id="81" w:date="2023-05-05T12:11:02Z">
        <w:r w:rsidDel="00000000" w:rsidR="00000000" w:rsidRPr="00000000">
          <w:rPr>
            <w:rtl w:val="0"/>
          </w:rPr>
          <w:t xml:space="preserve">W tym miejscu bardzo dużo się nauczyłem i  i nabrałem konkretnego</w:t>
        </w:r>
      </w:ins>
      <w:r w:rsidDel="00000000" w:rsidR="00000000" w:rsidRPr="00000000">
        <w:rPr>
          <w:rtl w:val="0"/>
        </w:rPr>
        <w:t xml:space="preserve"> doświadczenia zawodowego, które w przyszłości </w:t>
      </w:r>
      <w:del w:author="Radosław Stawiszyński" w:id="82" w:date="2023-05-05T12:11:02Z">
        <w:r w:rsidDel="00000000" w:rsidR="00000000" w:rsidRPr="00000000">
          <w:rPr>
            <w:rtl w:val="0"/>
          </w:rPr>
          <w:delText xml:space="preserve">okazało się bardzo pomocne.</w:delText>
        </w:r>
      </w:del>
      <w:ins w:author="Radosław Stawiszyński" w:id="82" w:date="2023-05-05T12:11:02Z">
        <w:r w:rsidDel="00000000" w:rsidR="00000000" w:rsidRPr="00000000">
          <w:rPr>
            <w:rtl w:val="0"/>
          </w:rPr>
          <w:t xml:space="preserve">Często wykorzystywałem. 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del w:author="Radosław Stawiszyński" w:id="90" w:date="2023-05-05T12:11:02Z"/>
        </w:rPr>
      </w:pPr>
      <w:r w:rsidDel="00000000" w:rsidR="00000000" w:rsidRPr="00000000">
        <w:rPr>
          <w:rtl w:val="0"/>
        </w:rPr>
        <w:t xml:space="preserve">Po przyjeździe do Katowic znalazłem również wspólnotę chrześcijańską</w:t>
      </w:r>
      <w:del w:author="Radosław Stawiszyński" w:id="83" w:date="2023-05-05T12:11:02Z">
        <w:r w:rsidDel="00000000" w:rsidR="00000000" w:rsidRPr="00000000">
          <w:rPr>
            <w:rtl w:val="0"/>
          </w:rPr>
          <w:delText xml:space="preserve">,</w:delText>
        </w:r>
      </w:del>
      <w:r w:rsidDel="00000000" w:rsidR="00000000" w:rsidRPr="00000000">
        <w:rPr>
          <w:rtl w:val="0"/>
        </w:rPr>
        <w:t xml:space="preserve"> w której </w:t>
      </w:r>
      <w:ins w:author="Radosław Stawiszyński" w:id="84" w:date="2023-05-05T12:11:02Z">
        <w:r w:rsidDel="00000000" w:rsidR="00000000" w:rsidRPr="00000000">
          <w:rPr>
            <w:rtl w:val="0"/>
          </w:rPr>
          <w:t xml:space="preserve">też </w:t>
        </w:r>
      </w:ins>
      <w:r w:rsidDel="00000000" w:rsidR="00000000" w:rsidRPr="00000000">
        <w:rPr>
          <w:rtl w:val="0"/>
        </w:rPr>
        <w:t xml:space="preserve">poznałem moją żonę Agatę. </w:t>
      </w:r>
      <w:del w:author="Radosław Stawiszyński" w:id="85" w:date="2023-05-05T12:11:02Z">
        <w:r w:rsidDel="00000000" w:rsidR="00000000" w:rsidRPr="00000000">
          <w:rPr>
            <w:rtl w:val="0"/>
          </w:rPr>
          <w:delText xml:space="preserve">Wzięliśmy ślub po czterech latach znajomości i zamieszkaliśmy razem</w:delText>
        </w:r>
      </w:del>
      <w:ins w:author="Radosław Stawiszyński" w:id="85" w:date="2023-05-05T12:11:02Z">
        <w:r w:rsidDel="00000000" w:rsidR="00000000" w:rsidRPr="00000000">
          <w:rPr>
            <w:rtl w:val="0"/>
          </w:rPr>
          <w:t xml:space="preserve">Po czterech latach wzięliśmy ślub i wspólnie zamieszkaliśmy</w:t>
        </w:r>
      </w:ins>
      <w:r w:rsidDel="00000000" w:rsidR="00000000" w:rsidRPr="00000000">
        <w:rPr>
          <w:rtl w:val="0"/>
        </w:rPr>
        <w:t xml:space="preserve"> w centrum </w:t>
      </w:r>
      <w:del w:author="Radosław Stawiszyński" w:id="86" w:date="2023-05-05T12:11:02Z">
        <w:r w:rsidDel="00000000" w:rsidR="00000000" w:rsidRPr="00000000">
          <w:rPr>
            <w:rtl w:val="0"/>
          </w:rPr>
          <w:delText xml:space="preserve">miasta</w:delText>
        </w:r>
      </w:del>
      <w:ins w:author="Radosław Stawiszyński" w:id="86" w:date="2023-05-05T12:11:02Z">
        <w:r w:rsidDel="00000000" w:rsidR="00000000" w:rsidRPr="00000000">
          <w:rPr>
            <w:rtl w:val="0"/>
          </w:rPr>
          <w:t xml:space="preserve">Katowic</w:t>
        </w:r>
      </w:ins>
      <w:r w:rsidDel="00000000" w:rsidR="00000000" w:rsidRPr="00000000">
        <w:rPr>
          <w:rtl w:val="0"/>
        </w:rPr>
        <w:t xml:space="preserve">. To wydarzenie </w:t>
      </w:r>
      <w:del w:author="Radosław Stawiszyński" w:id="87" w:date="2023-05-05T12:11:02Z">
        <w:r w:rsidDel="00000000" w:rsidR="00000000" w:rsidRPr="00000000">
          <w:rPr>
            <w:rtl w:val="0"/>
          </w:rPr>
          <w:delText xml:space="preserve">było</w:delText>
        </w:r>
      </w:del>
      <w:ins w:author="Radosław Stawiszyński" w:id="87" w:date="2023-05-05T12:11:02Z">
        <w:r w:rsidDel="00000000" w:rsidR="00000000" w:rsidRPr="00000000">
          <w:rPr>
            <w:rtl w:val="0"/>
          </w:rPr>
          <w:t xml:space="preserve">jest</w:t>
        </w:r>
      </w:ins>
      <w:r w:rsidDel="00000000" w:rsidR="00000000" w:rsidRPr="00000000">
        <w:rPr>
          <w:rtl w:val="0"/>
        </w:rPr>
        <w:t xml:space="preserve"> dla mnie jednym z najwspanialszych </w:t>
      </w:r>
      <w:del w:author="Radosław Stawiszyński" w:id="88" w:date="2023-05-05T12:11:02Z">
        <w:r w:rsidDel="00000000" w:rsidR="00000000" w:rsidRPr="00000000">
          <w:rPr>
            <w:rtl w:val="0"/>
          </w:rPr>
          <w:delText xml:space="preserve">momentów</w:delText>
        </w:r>
      </w:del>
      <w:ins w:author="Radosław Stawiszyński" w:id="88" w:date="2023-05-05T12:11:02Z">
        <w:r w:rsidDel="00000000" w:rsidR="00000000" w:rsidRPr="00000000">
          <w:rPr>
            <w:rtl w:val="0"/>
          </w:rPr>
          <w:t xml:space="preserve">wspomnień</w:t>
        </w:r>
      </w:ins>
      <w:r w:rsidDel="00000000" w:rsidR="00000000" w:rsidRPr="00000000">
        <w:rPr>
          <w:rtl w:val="0"/>
        </w:rPr>
        <w:t xml:space="preserve"> w moim życiu, a</w:t>
      </w:r>
      <w:del w:author="Radosław Stawiszyński" w:id="89" w:date="2023-05-05T12:11:02Z">
        <w:r w:rsidDel="00000000" w:rsidR="00000000" w:rsidRPr="00000000">
          <w:rPr>
            <w:rtl w:val="0"/>
          </w:rPr>
          <w:delText xml:space="preserve"> </w:delText>
        </w:r>
      </w:del>
      <w:ins w:author="Radosław Stawiszyński" w:id="89" w:date="2023-05-05T12:11:02Z">
        <w:r w:rsidDel="00000000" w:rsidR="00000000" w:rsidRPr="00000000">
          <w:rPr>
            <w:rtl w:val="0"/>
          </w:rPr>
          <w:t xml:space="preserve">  </w:t>
        </w:r>
      </w:ins>
      <w:r w:rsidDel="00000000" w:rsidR="00000000" w:rsidRPr="00000000">
        <w:rPr>
          <w:rtl w:val="0"/>
        </w:rPr>
        <w:t xml:space="preserve">wspólne życie </w:t>
      </w:r>
      <w:del w:author="Radosław Stawiszyński" w:id="90" w:date="2023-05-05T12:11:02Z">
        <w:r w:rsidDel="00000000" w:rsidR="00000000" w:rsidRPr="00000000">
          <w:rPr>
            <w:rtl w:val="0"/>
          </w:rPr>
          <w:delText xml:space="preserve">z Agatą jest niekończącym się wyzwaniem, ale również niezwykłą przygodą.</w:delText>
        </w:r>
      </w:del>
    </w:p>
    <w:p w:rsidR="00000000" w:rsidDel="00000000" w:rsidP="00000000" w:rsidRDefault="00000000" w:rsidRPr="00000000" w14:paraId="0000001A">
      <w:pPr>
        <w:rPr>
          <w:del w:author="Radosław Stawiszyński" w:id="90" w:date="2023-05-05T12:11:02Z"/>
        </w:rPr>
      </w:pPr>
      <w:del w:author="Radosław Stawiszyński" w:id="90" w:date="2023-05-05T12:11:02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01B">
      <w:pPr>
        <w:rPr>
          <w:ins w:author="Radosław Stawiszyński" w:id="97" w:date="2023-05-05T12:11:02Z"/>
        </w:rPr>
      </w:pPr>
      <w:del w:author="Radosław Stawiszyński" w:id="90" w:date="2023-05-05T12:11:02Z">
        <w:r w:rsidDel="00000000" w:rsidR="00000000" w:rsidRPr="00000000">
          <w:rPr>
            <w:rtl w:val="0"/>
          </w:rPr>
          <w:delText xml:space="preserve">Oboje z żoną bardzo pragnęliśmy dziecka,</w:delText>
        </w:r>
      </w:del>
      <w:ins w:author="Radosław Stawiszyński" w:id="90" w:date="2023-05-05T12:11:02Z">
        <w:r w:rsidDel="00000000" w:rsidR="00000000" w:rsidRPr="00000000">
          <w:rPr>
            <w:rtl w:val="0"/>
          </w:rPr>
          <w:t xml:space="preserve">jest dla mnie Niezwykłą przygodą i Niekończącym się wyzwaniem.  oboje mieliśmy pragnienie dzieci</w:t>
        </w:r>
      </w:ins>
      <w:r w:rsidDel="00000000" w:rsidR="00000000" w:rsidRPr="00000000">
        <w:rPr>
          <w:rtl w:val="0"/>
        </w:rPr>
        <w:t xml:space="preserve"> ale po około dwóch latach </w:t>
      </w:r>
      <w:del w:author="Radosław Stawiszyński" w:id="91" w:date="2023-05-05T12:11:02Z">
        <w:r w:rsidDel="00000000" w:rsidR="00000000" w:rsidRPr="00000000">
          <w:rPr>
            <w:rtl w:val="0"/>
          </w:rPr>
          <w:delText xml:space="preserve">zauważyliśmy,</w:delText>
        </w:r>
      </w:del>
      <w:ins w:author="Radosław Stawiszyński" w:id="91" w:date="2023-05-05T12:11:02Z">
        <w:r w:rsidDel="00000000" w:rsidR="00000000" w:rsidRPr="00000000">
          <w:rPr>
            <w:rtl w:val="0"/>
          </w:rPr>
          <w:t xml:space="preserve">Zauważyliśmy</w:t>
        </w:r>
      </w:ins>
      <w:r w:rsidDel="00000000" w:rsidR="00000000" w:rsidRPr="00000000">
        <w:rPr>
          <w:rtl w:val="0"/>
        </w:rPr>
        <w:t xml:space="preserve"> że mamy </w:t>
      </w:r>
      <w:del w:author="Radosław Stawiszyński" w:id="92" w:date="2023-05-05T12:11:02Z">
        <w:r w:rsidDel="00000000" w:rsidR="00000000" w:rsidRPr="00000000">
          <w:rPr>
            <w:rtl w:val="0"/>
          </w:rPr>
          <w:delText xml:space="preserve">trudności z zajściem w ciążę. Zdecydowaliśmy się na wykonanie licznych badań, jednak</w:delText>
        </w:r>
      </w:del>
      <w:ins w:author="Radosław Stawiszyński" w:id="92" w:date="2023-05-05T12:11:02Z">
        <w:r w:rsidDel="00000000" w:rsidR="00000000" w:rsidRPr="00000000">
          <w:rPr>
            <w:rtl w:val="0"/>
          </w:rPr>
          <w:t xml:space="preserve">trudność w zajściu w ciążę w związku z tym wykonaliśmy liczne badania które</w:t>
        </w:r>
      </w:ins>
      <w:r w:rsidDel="00000000" w:rsidR="00000000" w:rsidRPr="00000000">
        <w:rPr>
          <w:rtl w:val="0"/>
        </w:rPr>
        <w:t xml:space="preserve"> ostatecznie </w:t>
      </w:r>
      <w:ins w:author="Radosław Stawiszyński" w:id="93" w:date="2023-05-05T12:11:02Z">
        <w:r w:rsidDel="00000000" w:rsidR="00000000" w:rsidRPr="00000000">
          <w:rPr>
            <w:rtl w:val="0"/>
          </w:rPr>
          <w:t xml:space="preserve">nic </w:t>
        </w:r>
      </w:ins>
      <w:r w:rsidDel="00000000" w:rsidR="00000000" w:rsidRPr="00000000">
        <w:rPr>
          <w:rtl w:val="0"/>
        </w:rPr>
        <w:t xml:space="preserve">nie wykazały </w:t>
      </w:r>
      <w:del w:author="Radosław Stawiszyński" w:id="94" w:date="2023-05-05T12:11:02Z">
        <w:r w:rsidDel="00000000" w:rsidR="00000000" w:rsidRPr="00000000">
          <w:rPr>
            <w:rtl w:val="0"/>
          </w:rPr>
          <w:delText xml:space="preserve">one wiele</w:delText>
        </w:r>
      </w:del>
      <w:ins w:author="Radosław Stawiszyński" w:id="94" w:date="2023-05-05T12:11:02Z">
        <w:r w:rsidDel="00000000" w:rsidR="00000000" w:rsidRPr="00000000">
          <w:rPr>
            <w:rtl w:val="0"/>
          </w:rPr>
          <w:t xml:space="preserve">albo bardzo niewiele</w:t>
        </w:r>
      </w:ins>
      <w:r w:rsidDel="00000000" w:rsidR="00000000" w:rsidRPr="00000000">
        <w:rPr>
          <w:rtl w:val="0"/>
        </w:rPr>
        <w:t xml:space="preserve">. Po </w:t>
      </w:r>
      <w:del w:author="Radosław Stawiszyński" w:id="95" w:date="2023-05-05T12:11:02Z">
        <w:r w:rsidDel="00000000" w:rsidR="00000000" w:rsidRPr="00000000">
          <w:rPr>
            <w:rtl w:val="0"/>
          </w:rPr>
          <w:delText xml:space="preserve">ośmiu</w:delText>
        </w:r>
      </w:del>
      <w:ins w:author="Radosław Stawiszyński" w:id="95" w:date="2023-05-05T12:11:02Z">
        <w:r w:rsidDel="00000000" w:rsidR="00000000" w:rsidRPr="00000000">
          <w:rPr>
            <w:rtl w:val="0"/>
          </w:rPr>
          <w:t xml:space="preserve">siedmiu</w:t>
        </w:r>
      </w:ins>
      <w:r w:rsidDel="00000000" w:rsidR="00000000" w:rsidRPr="00000000">
        <w:rPr>
          <w:rtl w:val="0"/>
        </w:rPr>
        <w:t xml:space="preserve"> latach wspólnego życia </w:t>
      </w:r>
      <w:del w:author="Radosław Stawiszyński" w:id="96" w:date="2023-05-05T12:11:02Z">
        <w:r w:rsidDel="00000000" w:rsidR="00000000" w:rsidRPr="00000000">
          <w:rPr>
            <w:rtl w:val="0"/>
          </w:rPr>
          <w:delText xml:space="preserve">postanowiliśmy, że zostaniemy rodziną zastępczą i</w:delText>
        </w:r>
      </w:del>
      <w:ins w:author="Radosław Stawiszyński" w:id="96" w:date="2023-05-05T12:11:02Z">
        <w:r w:rsidDel="00000000" w:rsidR="00000000" w:rsidRPr="00000000">
          <w:rPr>
            <w:rtl w:val="0"/>
          </w:rPr>
          <w:t xml:space="preserve">podjęliśmy decyzję o zostaniu rodziną zastępczą i Po zgłoszeniu się do mopr-u</w:t>
        </w:r>
      </w:ins>
      <w:r w:rsidDel="00000000" w:rsidR="00000000" w:rsidRPr="00000000">
        <w:rPr>
          <w:rtl w:val="0"/>
        </w:rPr>
        <w:t xml:space="preserve"> zgłosiliśmy swoją chęć przyjęcia dziecka do naszego domu. W niedługim czasie trafił do nas</w:t>
      </w:r>
      <w:del w:author="Radosław Stawiszyński" w:id="97" w:date="2023-05-05T12:11:02Z">
        <w:r w:rsidDel="00000000" w:rsidR="00000000" w:rsidRPr="00000000">
          <w:rPr>
            <w:rtl w:val="0"/>
          </w:rPr>
          <w:delText xml:space="preserve"> Maksymilian. To był dla nas bardzo ważny moment i początek wspaniałej przygody z rodzicielstwem. </w:delText>
        </w:r>
      </w:del>
      <w:ins w:author="Radosław Stawiszyński" w:id="97" w:date="2023-05-05T12:11:02Z">
        <w:r w:rsidDel="00000000" w:rsidR="00000000" w:rsidRPr="00000000">
          <w:rPr>
            <w:rtl w:val="0"/>
          </w:rPr>
          <w:t xml:space="preserve">  Maksymilian.</w:t>
        </w:r>
      </w:ins>
    </w:p>
    <w:p w:rsidR="00000000" w:rsidDel="00000000" w:rsidP="00000000" w:rsidRDefault="00000000" w:rsidRPr="00000000" w14:paraId="0000001C">
      <w:pPr>
        <w:rPr>
          <w:ins w:author="Radosław Stawiszyński" w:id="97" w:date="2023-05-05T12:11:02Z"/>
        </w:rPr>
      </w:pPr>
      <w:ins w:author="Radosław Stawiszyński" w:id="97" w:date="2023-05-05T12:11:02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1D">
      <w:pPr>
        <w:rPr>
          <w:ins w:author="Radosław Stawiszyński" w:id="97" w:date="2023-05-05T12:11:02Z"/>
        </w:rPr>
      </w:pPr>
      <w:ins w:author="Radosław Stawiszyński" w:id="97" w:date="2023-05-05T12:11:02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1E">
      <w:pPr>
        <w:rPr>
          <w:ins w:author="Radosław Stawiszyński" w:id="97" w:date="2023-05-05T12:11:02Z"/>
        </w:rPr>
      </w:pPr>
      <w:ins w:author="Radosław Stawiszyński" w:id="97" w:date="2023-05-05T12:11:02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1F">
      <w:pPr>
        <w:rPr>
          <w:ins w:author="Radosław Stawiszyński" w:id="97" w:date="2023-05-05T12:11:02Z"/>
        </w:rPr>
      </w:pPr>
      <w:ins w:author="Radosław Stawiszyński" w:id="97" w:date="2023-05-05T12:11:02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20">
      <w:pPr>
        <w:rPr/>
      </w:pPr>
      <w:ins w:author="Radosław Stawiszyński" w:id="97" w:date="2023-05-05T12:11:02Z">
        <w:r w:rsidDel="00000000" w:rsidR="00000000" w:rsidRPr="00000000">
          <w:rPr>
            <w:rtl w:val="0"/>
          </w:rPr>
          <w:t xml:space="preserve">wersja druga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